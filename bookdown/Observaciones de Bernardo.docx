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C11" w:rsidRDefault="00B3328E">
      <w:pPr>
        <w:rPr>
          <w:b/>
        </w:rPr>
      </w:pPr>
      <w:r w:rsidRPr="00B3328E">
        <w:rPr>
          <w:b/>
        </w:rPr>
        <w:t xml:space="preserve">Observaciones </w:t>
      </w:r>
    </w:p>
    <w:p w:rsidR="00B3328E" w:rsidRDefault="00B3328E">
      <w:pPr>
        <w:rPr>
          <w:b/>
        </w:rPr>
      </w:pPr>
      <w:r>
        <w:rPr>
          <w:b/>
        </w:rPr>
        <w:t>Prefacio</w:t>
      </w:r>
    </w:p>
    <w:p w:rsidR="00B3328E" w:rsidRDefault="00FF0601" w:rsidP="00110A74">
      <w:pPr>
        <w:pStyle w:val="Prrafodelista"/>
        <w:numPr>
          <w:ilvl w:val="0"/>
          <w:numId w:val="1"/>
        </w:numPr>
        <w:jc w:val="both"/>
      </w:pPr>
      <w:r>
        <w:t>¿P</w:t>
      </w:r>
      <w:r w:rsidR="00B3328E" w:rsidRPr="00B3328E">
        <w:t>or qué reducirlo a solo datos financieros?</w:t>
      </w:r>
      <w:r w:rsidR="00E33F27">
        <w:t xml:space="preserve"> Sugiero eliminar esta restricción.</w:t>
      </w:r>
    </w:p>
    <w:p w:rsidR="00111324" w:rsidRDefault="00111324" w:rsidP="00110A74">
      <w:pPr>
        <w:pStyle w:val="Prrafodelista"/>
        <w:numPr>
          <w:ilvl w:val="0"/>
          <w:numId w:val="1"/>
        </w:numPr>
        <w:jc w:val="both"/>
      </w:pPr>
      <w:r>
        <w:t xml:space="preserve">Fecha en formato más usual en </w:t>
      </w:r>
      <w:r w:rsidR="00CD28F5">
        <w:t>Iberoamérica</w:t>
      </w:r>
      <w:r w:rsidR="00E33F27">
        <w:t>: DD/MM/AAAA.</w:t>
      </w:r>
    </w:p>
    <w:p w:rsidR="00111324" w:rsidRDefault="006B4AD5" w:rsidP="00110A74">
      <w:pPr>
        <w:pStyle w:val="Prrafodelista"/>
        <w:numPr>
          <w:ilvl w:val="0"/>
          <w:numId w:val="1"/>
        </w:numPr>
        <w:jc w:val="both"/>
      </w:pPr>
      <w:r>
        <w:t>Pone</w:t>
      </w:r>
      <w:r w:rsidR="007F70BB">
        <w:t>r una mujer morena en la imagen y e</w:t>
      </w:r>
      <w:r w:rsidR="00E00D0D">
        <w:t xml:space="preserve">liminar la restricción del </w:t>
      </w:r>
      <w:r w:rsidR="007F70BB">
        <w:t>“riesgo de crédito” porque el texto trasciende ese tema.  Tal vez una imagen que refl</w:t>
      </w:r>
      <w:r w:rsidR="00E00D0D">
        <w:t>eje</w:t>
      </w:r>
      <w:r w:rsidR="007F70BB">
        <w:t xml:space="preserve"> los </w:t>
      </w:r>
      <w:r w:rsidR="007F70BB" w:rsidRPr="00883F81">
        <w:rPr>
          <w:b/>
        </w:rPr>
        <w:t>problemas de empresas iberoamericanas</w:t>
      </w:r>
      <w:r w:rsidR="007F70BB">
        <w:t>, especialmente pequeñas y medianas, para el manejo de datos sería más adecuado, por ejemplo: inventarios, control de producción, recursos humanos, logística, calidad de producto, quejas de clientes, etc…</w:t>
      </w:r>
    </w:p>
    <w:p w:rsidR="007F70BB" w:rsidRDefault="007F70BB" w:rsidP="00110A74">
      <w:pPr>
        <w:pStyle w:val="Prrafodelista"/>
        <w:numPr>
          <w:ilvl w:val="0"/>
          <w:numId w:val="1"/>
        </w:numPr>
        <w:jc w:val="both"/>
      </w:pPr>
      <w:r>
        <w:t>Es necesario precisar bien el público objetivo.</w:t>
      </w:r>
      <w:r w:rsidR="000F6378">
        <w:t xml:space="preserve"> La respuesta a po</w:t>
      </w:r>
      <w:r>
        <w:t>r qué leer el libro, señala que nos enfocamos en proveer la “</w:t>
      </w:r>
      <w:r w:rsidRPr="00110A74">
        <w:t xml:space="preserve">mayor cantidad de material sobre </w:t>
      </w:r>
      <w:r w:rsidRPr="00110A74">
        <w:rPr>
          <w:b/>
        </w:rPr>
        <w:t>Probabilidad y Estadística Matemática</w:t>
      </w:r>
      <w:r w:rsidRPr="00110A74">
        <w:t xml:space="preserve"> </w:t>
      </w:r>
      <w:r w:rsidRPr="00CD28F5">
        <w:rPr>
          <w:b/>
        </w:rPr>
        <w:t>con un desarrollo teórico lo más explícito posible</w:t>
      </w:r>
      <w:r w:rsidRPr="00110A74">
        <w:t>, con el valor agregado de incorporar ejemplos de las finanzas y la programación en R”</w:t>
      </w:r>
      <w:r w:rsidR="00CD28F5">
        <w:t xml:space="preserve">. Esto </w:t>
      </w:r>
      <w:r w:rsidR="00DF2000">
        <w:t>apunta a</w:t>
      </w:r>
      <w:r w:rsidR="00CD28F5">
        <w:t xml:space="preserve"> un público de especialistas y por tanto un mercado más estrecho</w:t>
      </w:r>
      <w:r w:rsidR="00110A74" w:rsidRPr="00110A74">
        <w:t>.</w:t>
      </w:r>
      <w:r w:rsidR="000F6378">
        <w:t xml:space="preserve"> Sugiero que la respuesta señale </w:t>
      </w:r>
      <w:r w:rsidR="00110A74" w:rsidRPr="00110A74">
        <w:t xml:space="preserve">que el libro servirá para </w:t>
      </w:r>
      <w:r w:rsidR="000F6378">
        <w:t>que de las empresas tengan a acceso fácil y en su propio idioma, a una tecnología que les permitirá el manejo estratégico de sus datos para soportar mejor la toma de decisiones sobre sus negocios. Para ello</w:t>
      </w:r>
      <w:r w:rsidR="00CD28F5">
        <w:t>,</w:t>
      </w:r>
      <w:r w:rsidR="000F6378">
        <w:t xml:space="preserve"> el libro aportará con ejemplos muy diversos del mundo empresarial y financiero, las herramientas básicas del </w:t>
      </w:r>
      <w:r w:rsidR="000F6378" w:rsidRPr="006F2F2B">
        <w:rPr>
          <w:i/>
        </w:rPr>
        <w:t xml:space="preserve">machine </w:t>
      </w:r>
      <w:proofErr w:type="spellStart"/>
      <w:r w:rsidR="000F6378" w:rsidRPr="006F2F2B">
        <w:rPr>
          <w:i/>
        </w:rPr>
        <w:t>learning</w:t>
      </w:r>
      <w:proofErr w:type="spellEnd"/>
      <w:r w:rsidR="00D8726D">
        <w:t xml:space="preserve">, haciendo énfasis </w:t>
      </w:r>
      <w:r w:rsidR="006F2F2B">
        <w:t>en las aplicaciones prácticas con ayuda del software R</w:t>
      </w:r>
      <w:r w:rsidR="00DF2000">
        <w:t xml:space="preserve"> y </w:t>
      </w:r>
      <w:proofErr w:type="spellStart"/>
      <w:r w:rsidR="00DF2000">
        <w:t>Phyton</w:t>
      </w:r>
      <w:proofErr w:type="spellEnd"/>
      <w:r w:rsidR="006F2F2B">
        <w:t xml:space="preserve">, </w:t>
      </w:r>
      <w:r w:rsidR="00D8726D">
        <w:t>sin requerir mayor</w:t>
      </w:r>
      <w:r w:rsidR="006F2F2B">
        <w:t xml:space="preserve">es complicaciones </w:t>
      </w:r>
      <w:r w:rsidR="00D8726D">
        <w:t>matemática</w:t>
      </w:r>
      <w:r w:rsidR="006F2F2B">
        <w:t>s</w:t>
      </w:r>
      <w:r w:rsidR="00D8726D">
        <w:t xml:space="preserve"> o computacional</w:t>
      </w:r>
      <w:r w:rsidR="006F2F2B">
        <w:t>es</w:t>
      </w:r>
      <w:r w:rsidR="00D8726D">
        <w:t>.</w:t>
      </w:r>
      <w:r w:rsidR="00CD28F5">
        <w:t xml:space="preserve"> Sin embargo, aquellos interesados en el rigor teórico, encontrarán en cada sección los desarrollos explícitos que fundamentan las distintas herramientas.</w:t>
      </w:r>
      <w:r w:rsidR="00124ADB">
        <w:t xml:space="preserve"> Luego de esto se puede entrar a describir que el libro ha sido diseñado tanto para el estudio individual como para servir de soporte al Diplomado…</w:t>
      </w:r>
      <w:r w:rsidR="00015DB9">
        <w:t xml:space="preserve">pero dejar la descripción del Diplomado en otra parte o en otra sección del libro dado que se pierde la continuidad de la </w:t>
      </w:r>
      <w:r w:rsidR="00577DE6">
        <w:t>explicación</w:t>
      </w:r>
      <w:r w:rsidR="00015DB9">
        <w:t xml:space="preserve"> sobre el libro.</w:t>
      </w:r>
    </w:p>
    <w:p w:rsidR="002145D4" w:rsidRPr="002145D4" w:rsidRDefault="002145D4" w:rsidP="00110A74">
      <w:pPr>
        <w:pStyle w:val="Prrafodelista"/>
        <w:numPr>
          <w:ilvl w:val="0"/>
          <w:numId w:val="1"/>
        </w:numPr>
        <w:jc w:val="both"/>
      </w:pPr>
      <w:r>
        <w:t>Dejar esta parte como Agradecimientos: “</w:t>
      </w:r>
      <w:r w:rsidRPr="00DF2000">
        <w:t xml:space="preserve">Este libro es posible gracias a una gran cantidad de desarrolladores que contribuyen en la construcción de herramientas para generar documentos enriquecidos e interactivos. En particular al autor de los paquetes </w:t>
      </w:r>
      <w:proofErr w:type="spellStart"/>
      <w:r w:rsidRPr="00DF2000">
        <w:t>Yihui</w:t>
      </w:r>
      <w:proofErr w:type="spellEnd"/>
      <w:r w:rsidRPr="00DF2000">
        <w:t xml:space="preserve"> </w:t>
      </w:r>
      <w:proofErr w:type="spellStart"/>
      <w:r w:rsidRPr="00DF2000">
        <w:t>Xie</w:t>
      </w:r>
      <w:proofErr w:type="spellEnd"/>
      <w:r w:rsidRPr="00DF2000">
        <w:t xml:space="preserve"> xie2015.”</w:t>
      </w:r>
    </w:p>
    <w:p w:rsidR="002145D4" w:rsidRDefault="00577DE6" w:rsidP="00110A74">
      <w:pPr>
        <w:pStyle w:val="Prrafodelista"/>
        <w:numPr>
          <w:ilvl w:val="0"/>
          <w:numId w:val="1"/>
        </w:numPr>
        <w:jc w:val="both"/>
      </w:pPr>
      <w:r>
        <w:t xml:space="preserve">Las características del libro van en una sección donde se describa “que contiene el libro”. Allí van también aspectos como su carácter interactivo y las prácticas </w:t>
      </w:r>
      <w:r w:rsidR="009907CF">
        <w:t>incluidas</w:t>
      </w:r>
      <w:r>
        <w:t>.</w:t>
      </w:r>
      <w:r w:rsidR="009907CF">
        <w:t xml:space="preserve"> Una vez señaladas no se deben volver a mencionar estas características porque es como el pulpero que alaba su propio queso.</w:t>
      </w:r>
    </w:p>
    <w:p w:rsidR="00BE2C3F" w:rsidRPr="00BE2C3F" w:rsidRDefault="00BE2C3F" w:rsidP="00BE2C3F">
      <w:pPr>
        <w:pStyle w:val="Prrafodelista"/>
        <w:numPr>
          <w:ilvl w:val="0"/>
          <w:numId w:val="1"/>
        </w:numPr>
        <w:jc w:val="both"/>
      </w:pPr>
      <w:r>
        <w:t>La parte de “</w:t>
      </w:r>
      <w:r w:rsidRPr="00BE2C3F">
        <w:t>Información sobre los programas y convenciones</w:t>
      </w:r>
      <w:r>
        <w:t>” requiere ser completada, describiendo las convenciones utilizadas y la información sobre los programas, por ejemplo cuales son y dónde descargarlos. En su defecto decir que en cada secc</w:t>
      </w:r>
      <w:r w:rsidR="007775DE">
        <w:t>ión se darán estas indicaciones y eliminarla de esta parte del libro.</w:t>
      </w:r>
    </w:p>
    <w:p w:rsidR="00DA5EF8" w:rsidRPr="00DA5EF8" w:rsidRDefault="00DA5EF8" w:rsidP="00DA5EF8">
      <w:pPr>
        <w:pStyle w:val="Prrafodelista"/>
        <w:numPr>
          <w:ilvl w:val="0"/>
          <w:numId w:val="1"/>
        </w:numPr>
        <w:jc w:val="both"/>
      </w:pPr>
      <w:r>
        <w:t>La sección “</w:t>
      </w:r>
      <w:r w:rsidRPr="00DA5EF8">
        <w:t>Prácticas interactivas con R</w:t>
      </w:r>
      <w:r>
        <w:t xml:space="preserve">” requiere </w:t>
      </w:r>
      <w:r w:rsidR="006C58F7">
        <w:t>ser completada o en su defecto eliminarla.</w:t>
      </w:r>
    </w:p>
    <w:p w:rsidR="006C58F7" w:rsidRPr="006C58F7" w:rsidRDefault="006C58F7" w:rsidP="006C58F7">
      <w:pPr>
        <w:pStyle w:val="Prrafodelista"/>
        <w:numPr>
          <w:ilvl w:val="0"/>
          <w:numId w:val="1"/>
        </w:numPr>
        <w:jc w:val="both"/>
      </w:pPr>
      <w:r>
        <w:t>En “</w:t>
      </w:r>
      <w:r w:rsidRPr="006C58F7">
        <w:t>Acerca del Autor</w:t>
      </w:r>
      <w:r>
        <w:t xml:space="preserve">” la mayor parte del contenido del segundo párrafo puede ir al principio. Aquí sugiero colocar una descripción de la empresa, de sus objetivos en la formación y difusión de conocimientos y buenas prácticas en Ciencias de Datos, en idioma español para el uso de  las empresas iberoamericanas, en </w:t>
      </w:r>
    </w:p>
    <w:p w:rsidR="000B1C30" w:rsidRDefault="000B1C30" w:rsidP="000B1C30">
      <w:pPr>
        <w:ind w:left="360"/>
        <w:jc w:val="both"/>
      </w:pPr>
    </w:p>
    <w:p w:rsidR="00BE2C3F" w:rsidRDefault="000B1C30" w:rsidP="000B1C30">
      <w:pPr>
        <w:ind w:left="360"/>
        <w:jc w:val="both"/>
      </w:pPr>
      <w:r>
        <w:lastRenderedPageBreak/>
        <w:t>Capítulo 2</w:t>
      </w:r>
    </w:p>
    <w:p w:rsidR="000B1C30" w:rsidDel="0023645D" w:rsidRDefault="000B1C30" w:rsidP="000B1C30">
      <w:pPr>
        <w:ind w:left="360"/>
        <w:jc w:val="both"/>
        <w:rPr>
          <w:del w:id="0" w:author="Bernardo" w:date="2019-05-29T17:19:00Z"/>
        </w:rPr>
      </w:pPr>
    </w:p>
    <w:p w:rsidR="000B1C30" w:rsidRPr="00660CEF" w:rsidDel="0023645D" w:rsidRDefault="000B1C30" w:rsidP="000B1C30">
      <w:pPr>
        <w:ind w:left="360"/>
        <w:jc w:val="both"/>
        <w:rPr>
          <w:del w:id="1" w:author="Bernardo" w:date="2019-05-29T17:14:00Z"/>
          <w:rPrChange w:id="2" w:author="Bernardo" w:date="2019-05-29T17:19:00Z">
            <w:rPr>
              <w:del w:id="3" w:author="Bernardo" w:date="2019-05-29T17:14:00Z"/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</w:pPr>
      <w:del w:id="4" w:author="Bernardo" w:date="2019-05-29T17:14:00Z">
        <w:r w:rsidRPr="00660CEF" w:rsidDel="0023645D">
          <w:rPr>
            <w:rPrChange w:id="5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Para poder trabajar y usar todas las herramientas y métodos que nos proporciona los conocimientos provenientes de la estadística y la matemática, los científicos de datos usan lenguajes de programación que estan orientados o que permiten debido a su arquitectura ahorrarnos el trabajo de programar paso por pasos los algoritmos que aplicarán los métodos a usar, esto es debido a que la comunidad que integra y usa activamente estos lenguajes ya lo han hecho y nos los proporcionan a traves de paquetes y librerias a las que podemos acceder generalmente de manera gratiuta. En una encuesta hecha en el portal web sobre los lenguajes preferidos por los cientificos de datos se obtuvieron los siguientes resultados.</w:delText>
        </w:r>
      </w:del>
    </w:p>
    <w:p w:rsidR="0023645D" w:rsidRPr="00660CEF" w:rsidDel="0023645D" w:rsidRDefault="0023645D" w:rsidP="000B1C30">
      <w:pPr>
        <w:ind w:left="360"/>
        <w:jc w:val="both"/>
        <w:rPr>
          <w:del w:id="6" w:author="Bernardo" w:date="2019-05-29T17:14:00Z"/>
          <w:rPrChange w:id="7" w:author="Bernardo" w:date="2019-05-29T17:19:00Z">
            <w:rPr>
              <w:del w:id="8" w:author="Bernardo" w:date="2019-05-29T17:14:00Z"/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</w:pPr>
    </w:p>
    <w:p w:rsidR="0023645D" w:rsidRDefault="0023645D" w:rsidP="000B1C30">
      <w:pPr>
        <w:ind w:left="360"/>
        <w:jc w:val="both"/>
      </w:pPr>
      <w:r w:rsidRPr="00660CEF">
        <w:rPr>
          <w:rPrChange w:id="9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Para </w:t>
      </w:r>
      <w:del w:id="10" w:author="Bernardo" w:date="2019-05-29T17:16:00Z">
        <w:r w:rsidRPr="00660CEF" w:rsidDel="0023645D">
          <w:rPr>
            <w:rPrChange w:id="11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poder </w:delText>
        </w:r>
      </w:del>
      <w:del w:id="12" w:author="Bernardo" w:date="2019-05-29T17:18:00Z">
        <w:r w:rsidRPr="00660CEF" w:rsidDel="0023645D">
          <w:rPr>
            <w:rPrChange w:id="13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trabajar y </w:delText>
        </w:r>
      </w:del>
      <w:r w:rsidRPr="00660CEF">
        <w:rPr>
          <w:rPrChange w:id="14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usar </w:t>
      </w:r>
      <w:del w:id="15" w:author="Bernardo" w:date="2019-05-29T17:19:00Z">
        <w:r w:rsidRPr="00660CEF" w:rsidDel="00660CEF">
          <w:rPr>
            <w:rPrChange w:id="16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todas </w:delText>
        </w:r>
      </w:del>
      <w:r w:rsidRPr="00660CEF">
        <w:rPr>
          <w:rPrChange w:id="17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las herramientas </w:t>
      </w:r>
      <w:del w:id="18" w:author="Bernardo" w:date="2019-05-29T17:18:00Z">
        <w:r w:rsidRPr="00660CEF" w:rsidDel="0023645D">
          <w:rPr>
            <w:rPrChange w:id="19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y métodos </w:delText>
        </w:r>
      </w:del>
      <w:del w:id="20" w:author="Bernardo" w:date="2019-05-29T17:20:00Z">
        <w:r w:rsidRPr="00660CEF" w:rsidDel="00660CEF">
          <w:rPr>
            <w:rPrChange w:id="21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que nos proporciona los conocimientos </w:delText>
        </w:r>
      </w:del>
      <w:del w:id="22" w:author="Bernardo" w:date="2019-05-29T17:18:00Z">
        <w:r w:rsidRPr="00660CEF" w:rsidDel="0023645D">
          <w:rPr>
            <w:rPrChange w:id="23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provenientes </w:delText>
        </w:r>
      </w:del>
      <w:del w:id="24" w:author="Bernardo" w:date="2019-05-29T17:20:00Z">
        <w:r w:rsidRPr="00660CEF" w:rsidDel="00660CEF">
          <w:rPr>
            <w:rPrChange w:id="25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de la </w:delText>
        </w:r>
      </w:del>
      <w:r w:rsidRPr="00660CEF">
        <w:rPr>
          <w:rPrChange w:id="26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>estadística</w:t>
      </w:r>
      <w:ins w:id="27" w:author="Bernardo" w:date="2019-05-29T17:20:00Z">
        <w:r w:rsidR="00660CEF">
          <w:t>s</w:t>
        </w:r>
      </w:ins>
      <w:r w:rsidRPr="00660CEF">
        <w:rPr>
          <w:rPrChange w:id="28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y </w:t>
      </w:r>
      <w:del w:id="29" w:author="Bernardo" w:date="2019-05-29T17:20:00Z">
        <w:r w:rsidRPr="00660CEF" w:rsidDel="00660CEF">
          <w:rPr>
            <w:rPrChange w:id="30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la </w:delText>
        </w:r>
      </w:del>
      <w:r w:rsidRPr="00660CEF">
        <w:rPr>
          <w:rPrChange w:id="31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>matemática</w:t>
      </w:r>
      <w:ins w:id="32" w:author="Bernardo" w:date="2019-05-29T17:20:00Z">
        <w:r w:rsidR="00660CEF">
          <w:t>s</w:t>
        </w:r>
      </w:ins>
      <w:r w:rsidRPr="00660CEF">
        <w:rPr>
          <w:rPrChange w:id="33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, los científicos de datos usan lenguajes de programación que </w:t>
      </w:r>
      <w:del w:id="34" w:author="Bernardo" w:date="2019-05-29T17:11:00Z">
        <w:r w:rsidRPr="00660CEF" w:rsidDel="0023645D">
          <w:rPr>
            <w:rPrChange w:id="35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estan</w:delText>
        </w:r>
      </w:del>
      <w:ins w:id="36" w:author="Bernardo" w:date="2019-05-29T17:22:00Z">
        <w:r w:rsidR="00F96090">
          <w:t>nos</w:t>
        </w:r>
      </w:ins>
      <w:del w:id="37" w:author="Bernardo" w:date="2019-05-29T17:22:00Z">
        <w:r w:rsidRPr="00660CEF" w:rsidDel="00F96090">
          <w:rPr>
            <w:rPrChange w:id="38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 orientados o que permiten debido a su arquitectura</w:delText>
        </w:r>
      </w:del>
      <w:r w:rsidRPr="00660CEF">
        <w:rPr>
          <w:rPrChange w:id="39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ahorra</w:t>
      </w:r>
      <w:ins w:id="40" w:author="Bernardo" w:date="2019-05-29T17:22:00Z">
        <w:r w:rsidR="00F96090">
          <w:t>n</w:t>
        </w:r>
      </w:ins>
      <w:del w:id="41" w:author="Bernardo" w:date="2019-05-29T17:22:00Z">
        <w:r w:rsidRPr="00660CEF" w:rsidDel="00F96090">
          <w:rPr>
            <w:rPrChange w:id="42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rnos</w:delText>
        </w:r>
      </w:del>
      <w:r w:rsidRPr="00660CEF">
        <w:rPr>
          <w:rPrChange w:id="43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el trabajo de </w:t>
      </w:r>
      <w:del w:id="44" w:author="Bernardo" w:date="2019-05-29T17:22:00Z">
        <w:r w:rsidRPr="00660CEF" w:rsidDel="00F96090">
          <w:rPr>
            <w:rPrChange w:id="45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programar </w:delText>
        </w:r>
      </w:del>
      <w:ins w:id="46" w:author="Bernardo" w:date="2019-05-29T17:22:00Z">
        <w:r w:rsidR="00F96090">
          <w:t>codificar</w:t>
        </w:r>
        <w:r w:rsidR="00F96090" w:rsidRPr="00660CEF">
          <w:rPr>
            <w:rPrChange w:id="47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t xml:space="preserve"> </w:t>
        </w:r>
      </w:ins>
      <w:r w:rsidRPr="00660CEF">
        <w:rPr>
          <w:rPrChange w:id="48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paso </w:t>
      </w:r>
      <w:ins w:id="49" w:author="Bernardo" w:date="2019-05-29T17:24:00Z">
        <w:r w:rsidR="00417168">
          <w:t>a</w:t>
        </w:r>
      </w:ins>
      <w:del w:id="50" w:author="Bernardo" w:date="2019-05-29T17:24:00Z">
        <w:r w:rsidRPr="00660CEF" w:rsidDel="00417168">
          <w:rPr>
            <w:rPrChange w:id="51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por</w:delText>
        </w:r>
      </w:del>
      <w:r w:rsidRPr="00660CEF">
        <w:rPr>
          <w:rPrChange w:id="52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paso</w:t>
      </w:r>
      <w:del w:id="53" w:author="Bernardo" w:date="2019-05-29T17:24:00Z">
        <w:r w:rsidRPr="00660CEF" w:rsidDel="00417168">
          <w:rPr>
            <w:rPrChange w:id="54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s</w:delText>
        </w:r>
      </w:del>
      <w:r w:rsidRPr="00660CEF">
        <w:rPr>
          <w:rPrChange w:id="55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los algoritmos </w:t>
      </w:r>
      <w:del w:id="56" w:author="Bernardo" w:date="2019-05-29T17:28:00Z">
        <w:r w:rsidRPr="00660CEF" w:rsidDel="00417168">
          <w:rPr>
            <w:rPrChange w:id="57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que aplicarán</w:delText>
        </w:r>
      </w:del>
      <w:ins w:id="58" w:author="Bernardo" w:date="2019-05-29T17:28:00Z">
        <w:r w:rsidR="00417168">
          <w:t>de</w:t>
        </w:r>
      </w:ins>
      <w:r w:rsidRPr="00660CEF">
        <w:rPr>
          <w:rPrChange w:id="59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los métodos a u</w:t>
      </w:r>
      <w:ins w:id="60" w:author="Bernardo" w:date="2019-05-29T17:28:00Z">
        <w:r w:rsidR="00417168">
          <w:t>tiliz</w:t>
        </w:r>
      </w:ins>
      <w:del w:id="61" w:author="Bernardo" w:date="2019-05-29T17:28:00Z">
        <w:r w:rsidRPr="00660CEF" w:rsidDel="00417168">
          <w:rPr>
            <w:rPrChange w:id="62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s</w:delText>
        </w:r>
      </w:del>
      <w:r w:rsidRPr="00660CEF">
        <w:rPr>
          <w:rPrChange w:id="63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>ar</w:t>
      </w:r>
      <w:ins w:id="64" w:author="Bernardo" w:date="2019-05-29T17:28:00Z">
        <w:r w:rsidR="00417168">
          <w:t>.</w:t>
        </w:r>
      </w:ins>
      <w:del w:id="65" w:author="Bernardo" w:date="2019-05-29T17:28:00Z">
        <w:r w:rsidRPr="00660CEF" w:rsidDel="00417168">
          <w:rPr>
            <w:rPrChange w:id="66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,</w:delText>
        </w:r>
      </w:del>
      <w:r w:rsidRPr="00660CEF">
        <w:rPr>
          <w:rPrChange w:id="67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</w:t>
      </w:r>
      <w:del w:id="68" w:author="Bernardo" w:date="2019-05-29T17:28:00Z">
        <w:r w:rsidRPr="00660CEF" w:rsidDel="00417168">
          <w:rPr>
            <w:rPrChange w:id="69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esto es debido a que l</w:delText>
        </w:r>
      </w:del>
      <w:ins w:id="70" w:author="Bernardo" w:date="2019-05-29T17:28:00Z">
        <w:r w:rsidR="00417168">
          <w:t>L</w:t>
        </w:r>
      </w:ins>
      <w:r w:rsidRPr="00660CEF">
        <w:rPr>
          <w:rPrChange w:id="71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a comunidad </w:t>
      </w:r>
      <w:ins w:id="72" w:author="Bernardo" w:date="2019-05-29T17:29:00Z">
        <w:r w:rsidR="00417168">
          <w:t xml:space="preserve">científica </w:t>
        </w:r>
      </w:ins>
      <w:del w:id="73" w:author="Bernardo" w:date="2019-05-29T17:29:00Z">
        <w:r w:rsidRPr="00660CEF" w:rsidDel="00417168">
          <w:rPr>
            <w:rPrChange w:id="74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que integra y usa activamente estos lenguajes ya lo han hecho y </w:delText>
        </w:r>
      </w:del>
      <w:r w:rsidRPr="00660CEF">
        <w:rPr>
          <w:rPrChange w:id="75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nos </w:t>
      </w:r>
      <w:del w:id="76" w:author="Bernardo" w:date="2019-05-29T17:29:00Z">
        <w:r w:rsidRPr="00660CEF" w:rsidDel="00417168">
          <w:rPr>
            <w:rPrChange w:id="77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los </w:delText>
        </w:r>
      </w:del>
      <w:r w:rsidRPr="00660CEF">
        <w:rPr>
          <w:rPrChange w:id="78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proporcionan </w:t>
      </w:r>
      <w:ins w:id="79" w:author="Bernardo" w:date="2019-05-29T17:29:00Z">
        <w:r w:rsidR="00417168">
          <w:t xml:space="preserve">estas soluciones </w:t>
        </w:r>
      </w:ins>
      <w:r w:rsidRPr="00660CEF">
        <w:rPr>
          <w:rPrChange w:id="80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a </w:t>
      </w:r>
      <w:del w:id="81" w:author="Bernardo" w:date="2019-05-29T17:11:00Z">
        <w:r w:rsidRPr="00660CEF" w:rsidDel="0023645D">
          <w:rPr>
            <w:rPrChange w:id="82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traves</w:delText>
        </w:r>
      </w:del>
      <w:ins w:id="83" w:author="Bernardo" w:date="2019-05-29T17:11:00Z">
        <w:r w:rsidRPr="00660CEF">
          <w:rPr>
            <w:rPrChange w:id="84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t>través</w:t>
        </w:r>
      </w:ins>
      <w:r w:rsidRPr="00660CEF">
        <w:rPr>
          <w:rPrChange w:id="85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de paquetes y </w:t>
      </w:r>
      <w:del w:id="86" w:author="Bernardo" w:date="2019-05-29T17:19:00Z">
        <w:r w:rsidRPr="00660CEF" w:rsidDel="00660CEF">
          <w:rPr>
            <w:rPrChange w:id="87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librerias</w:delText>
        </w:r>
      </w:del>
      <w:ins w:id="88" w:author="Bernardo" w:date="2019-05-29T17:19:00Z">
        <w:r w:rsidR="00660CEF" w:rsidRPr="00660CEF">
          <w:t>librerías</w:t>
        </w:r>
      </w:ins>
      <w:r w:rsidRPr="00660CEF">
        <w:rPr>
          <w:rPrChange w:id="89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</w:t>
      </w:r>
      <w:del w:id="90" w:author="Bernardo" w:date="2019-05-29T17:29:00Z">
        <w:r w:rsidRPr="00660CEF" w:rsidDel="00417168">
          <w:rPr>
            <w:rPrChange w:id="91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a las </w:delText>
        </w:r>
      </w:del>
      <w:r w:rsidRPr="00660CEF">
        <w:rPr>
          <w:rPrChange w:id="92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que podemos acceder generalmente de manera </w:t>
      </w:r>
      <w:del w:id="93" w:author="Bernardo" w:date="2019-05-29T17:19:00Z">
        <w:r w:rsidRPr="00660CEF" w:rsidDel="00660CEF">
          <w:rPr>
            <w:rPrChange w:id="94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gratiuta</w:delText>
        </w:r>
      </w:del>
      <w:ins w:id="95" w:author="Bernardo" w:date="2019-05-29T17:19:00Z">
        <w:r w:rsidR="00660CEF" w:rsidRPr="00660CEF">
          <w:t>gratuita</w:t>
        </w:r>
      </w:ins>
      <w:r w:rsidRPr="00660CEF">
        <w:rPr>
          <w:rPrChange w:id="96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. </w:t>
      </w:r>
      <w:ins w:id="97" w:author="Bernardo" w:date="2019-05-30T14:58:00Z">
        <w:r w:rsidR="00F24FF8">
          <w:t>E</w:t>
        </w:r>
        <w:r w:rsidR="00F24FF8">
          <w:t>l siguiente gráfico</w:t>
        </w:r>
        <w:r w:rsidR="00F24FF8" w:rsidRPr="00660CEF" w:rsidDel="00417168">
          <w:rPr>
            <w:rPrChange w:id="98" w:author="Bernardo" w:date="2019-05-29T17:19:00Z">
              <w:rPr/>
            </w:rPrChange>
          </w:rPr>
          <w:t xml:space="preserve"> </w:t>
        </w:r>
      </w:ins>
      <w:del w:id="99" w:author="Bernardo" w:date="2019-05-29T17:30:00Z">
        <w:r w:rsidRPr="00660CEF" w:rsidDel="00417168">
          <w:rPr>
            <w:rPrChange w:id="100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En </w:delText>
        </w:r>
      </w:del>
      <w:ins w:id="101" w:author="Bernardo" w:date="2019-05-29T17:30:00Z">
        <w:r w:rsidR="00F24FF8">
          <w:t xml:space="preserve">del </w:t>
        </w:r>
      </w:ins>
      <w:ins w:id="102" w:author="Bernardo" w:date="2019-05-30T14:59:00Z">
        <w:r w:rsidR="00F24FF8">
          <w:t xml:space="preserve">portal </w:t>
        </w:r>
      </w:ins>
      <w:del w:id="103" w:author="Bernardo" w:date="2019-05-29T17:30:00Z">
        <w:r w:rsidRPr="00660CEF" w:rsidDel="00417168">
          <w:rPr>
            <w:rPrChange w:id="104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u</w:delText>
        </w:r>
      </w:del>
      <w:del w:id="105" w:author="Bernardo" w:date="2019-05-30T14:58:00Z">
        <w:r w:rsidRPr="00660CEF" w:rsidDel="00F24FF8">
          <w:rPr>
            <w:rPrChange w:id="106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na</w:delText>
        </w:r>
      </w:del>
      <w:r w:rsidRPr="00660CEF">
        <w:rPr>
          <w:rPrChange w:id="107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</w:t>
      </w:r>
      <w:del w:id="108" w:author="Bernardo" w:date="2019-05-30T14:59:00Z">
        <w:r w:rsidRPr="00660CEF" w:rsidDel="00F24FF8">
          <w:rPr>
            <w:rPrChange w:id="109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encuesta </w:delText>
        </w:r>
      </w:del>
      <w:del w:id="110" w:author="Bernardo" w:date="2019-05-29T17:30:00Z">
        <w:r w:rsidRPr="00660CEF" w:rsidDel="00417168">
          <w:rPr>
            <w:rPrChange w:id="111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hecha en </w:delText>
        </w:r>
      </w:del>
      <w:del w:id="112" w:author="Bernardo" w:date="2019-05-30T14:59:00Z">
        <w:r w:rsidRPr="00660CEF" w:rsidDel="00F24FF8">
          <w:rPr>
            <w:rPrChange w:id="113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el portal </w:delText>
        </w:r>
      </w:del>
      <w:r w:rsidRPr="00660CEF">
        <w:rPr>
          <w:rPrChange w:id="114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>web</w:t>
      </w:r>
      <w:ins w:id="115" w:author="Bernardo" w:date="2019-05-29T17:13:00Z">
        <w:r w:rsidRPr="00660CEF">
          <w:rPr>
            <w:rPrChange w:id="116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t xml:space="preserve"> (falta nombre del portal)</w:t>
        </w:r>
      </w:ins>
      <w:r w:rsidRPr="00660CEF">
        <w:rPr>
          <w:rPrChange w:id="117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</w:t>
      </w:r>
      <w:ins w:id="118" w:author="Bernardo" w:date="2019-05-29T17:30:00Z">
        <w:r w:rsidR="00F24FF8">
          <w:t xml:space="preserve">muestra </w:t>
        </w:r>
      </w:ins>
      <w:del w:id="119" w:author="Bernardo" w:date="2019-05-29T17:30:00Z">
        <w:r w:rsidRPr="00660CEF" w:rsidDel="00417168">
          <w:rPr>
            <w:rPrChange w:id="120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sobre</w:delText>
        </w:r>
      </w:del>
      <w:del w:id="121" w:author="Bernardo" w:date="2019-05-30T14:59:00Z">
        <w:r w:rsidRPr="00660CEF" w:rsidDel="00F24FF8">
          <w:rPr>
            <w:rPrChange w:id="122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 xml:space="preserve"> </w:delText>
        </w:r>
      </w:del>
      <w:r w:rsidRPr="00660CEF">
        <w:rPr>
          <w:rPrChange w:id="123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los lenguajes preferidos por los </w:t>
      </w:r>
      <w:del w:id="124" w:author="Bernardo" w:date="2019-05-29T17:19:00Z">
        <w:r w:rsidRPr="00660CEF" w:rsidDel="00660CEF">
          <w:rPr>
            <w:rPrChange w:id="125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cientificos</w:delText>
        </w:r>
      </w:del>
      <w:ins w:id="126" w:author="Bernardo" w:date="2019-05-29T17:19:00Z">
        <w:r w:rsidR="00660CEF" w:rsidRPr="00660CEF">
          <w:t>científicos</w:t>
        </w:r>
      </w:ins>
      <w:r w:rsidRPr="00660CEF">
        <w:rPr>
          <w:rPrChange w:id="127" w:author="Bernardo" w:date="2019-05-29T17:19:00Z">
            <w:rPr>
              <w:rFonts w:ascii="Helvetica" w:hAnsi="Helvetica" w:cs="Helvetica"/>
              <w:color w:val="333333"/>
              <w:spacing w:val="3"/>
              <w:shd w:val="clear" w:color="auto" w:fill="FFFFFF"/>
            </w:rPr>
          </w:rPrChange>
        </w:rPr>
        <w:t xml:space="preserve"> de datos </w:t>
      </w:r>
      <w:del w:id="128" w:author="Bernardo" w:date="2019-05-29T17:30:00Z">
        <w:r w:rsidRPr="00660CEF" w:rsidDel="00417168">
          <w:rPr>
            <w:rPrChange w:id="129" w:author="Bernardo" w:date="2019-05-29T17:19:00Z"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</w:rPrChange>
          </w:rPr>
          <w:delText>se obtuvieron los siguientes resultados.</w:delText>
        </w:r>
      </w:del>
      <w:ins w:id="130" w:author="Bernardo" w:date="2019-05-29T17:31:00Z">
        <w:r w:rsidR="00417168">
          <w:t>:</w:t>
        </w:r>
      </w:ins>
    </w:p>
    <w:p w:rsidR="000B1C30" w:rsidRDefault="000B1C30" w:rsidP="000B1C30">
      <w:pPr>
        <w:ind w:left="360"/>
        <w:jc w:val="both"/>
      </w:pPr>
    </w:p>
    <w:p w:rsidR="000B1C30" w:rsidRPr="002145D4" w:rsidRDefault="000B1C30" w:rsidP="000B1C30">
      <w:pPr>
        <w:ind w:left="360"/>
        <w:jc w:val="both"/>
      </w:pPr>
    </w:p>
    <w:p w:rsidR="00F24FF8" w:rsidRDefault="00F24FF8" w:rsidP="00F24FF8">
      <w:pPr>
        <w:pStyle w:val="NormalWeb"/>
        <w:shd w:val="clear" w:color="auto" w:fill="FFFFFF"/>
        <w:spacing w:before="0" w:beforeAutospacing="0" w:after="204" w:afterAutospacing="0"/>
        <w:rPr>
          <w:ins w:id="131" w:author="Bernardo" w:date="2019-05-30T14:58:00Z"/>
          <w:rFonts w:ascii="Helvetica" w:hAnsi="Helvetica" w:cs="Helvetica"/>
          <w:color w:val="333333"/>
          <w:spacing w:val="3"/>
        </w:rPr>
      </w:pPr>
      <w:ins w:id="132" w:author="Bernardo" w:date="2019-05-30T15:00:00Z">
        <w:r>
          <w:rPr>
            <w:rFonts w:ascii="Helvetica" w:hAnsi="Helvetica" w:cs="Helvetica"/>
            <w:color w:val="333333"/>
            <w:spacing w:val="3"/>
          </w:rPr>
          <w:t xml:space="preserve">Sin duda </w:t>
        </w:r>
      </w:ins>
      <w:ins w:id="133" w:author="Bernardo" w:date="2019-05-30T14:58:00Z">
        <w:r>
          <w:rPr>
            <w:rStyle w:val="nfasis"/>
            <w:rFonts w:ascii="Helvetica" w:hAnsi="Helvetica" w:cs="Helvetica"/>
            <w:color w:val="333333"/>
            <w:spacing w:val="3"/>
          </w:rPr>
          <w:t>Python</w:t>
        </w:r>
        <w:r>
          <w:rPr>
            <w:rFonts w:ascii="Helvetica" w:hAnsi="Helvetica" w:cs="Helvetica"/>
            <w:color w:val="333333"/>
            <w:spacing w:val="3"/>
          </w:rPr>
          <w:t> y </w:t>
        </w:r>
        <w:r>
          <w:rPr>
            <w:rStyle w:val="nfasis"/>
            <w:rFonts w:ascii="Helvetica" w:hAnsi="Helvetica" w:cs="Helvetica"/>
            <w:color w:val="333333"/>
            <w:spacing w:val="3"/>
          </w:rPr>
          <w:t>R</w:t>
        </w:r>
      </w:ins>
      <w:ins w:id="134" w:author="Bernardo" w:date="2019-05-30T15:00:00Z">
        <w:r>
          <w:rPr>
            <w:rStyle w:val="nfasis"/>
            <w:rFonts w:ascii="Helvetica" w:hAnsi="Helvetica" w:cs="Helvetica"/>
            <w:color w:val="333333"/>
            <w:spacing w:val="3"/>
          </w:rPr>
          <w:t xml:space="preserve"> son los favoritos</w:t>
        </w:r>
      </w:ins>
      <w:ins w:id="135" w:author="Bernardo" w:date="2019-05-30T14:58:00Z">
        <w:r>
          <w:rPr>
            <w:rFonts w:ascii="Helvetica" w:hAnsi="Helvetica" w:cs="Helvetica"/>
            <w:color w:val="333333"/>
            <w:spacing w:val="3"/>
          </w:rPr>
          <w:t>. Ambos</w:t>
        </w:r>
      </w:ins>
      <w:ins w:id="136" w:author="Bernardo" w:date="2019-05-30T15:00:00Z">
        <w:r w:rsidR="002720DB">
          <w:rPr>
            <w:rFonts w:ascii="Helvetica" w:hAnsi="Helvetica" w:cs="Helvetica"/>
            <w:color w:val="333333"/>
            <w:spacing w:val="3"/>
          </w:rPr>
          <w:t xml:space="preserve"> </w:t>
        </w:r>
      </w:ins>
      <w:ins w:id="137" w:author="Bernardo" w:date="2019-05-30T14:58:00Z">
        <w:r>
          <w:rPr>
            <w:rFonts w:ascii="Helvetica" w:hAnsi="Helvetica" w:cs="Helvetica"/>
            <w:color w:val="333333"/>
            <w:spacing w:val="3"/>
          </w:rPr>
          <w:t xml:space="preserve">son </w:t>
        </w:r>
      </w:ins>
      <w:ins w:id="138" w:author="Bernardo" w:date="2019-05-30T15:00:00Z">
        <w:r w:rsidR="002720DB">
          <w:rPr>
            <w:rFonts w:ascii="Helvetica" w:hAnsi="Helvetica" w:cs="Helvetica"/>
            <w:color w:val="333333"/>
            <w:spacing w:val="3"/>
          </w:rPr>
          <w:t>de c{</w:t>
        </w:r>
        <w:proofErr w:type="spellStart"/>
        <w:r w:rsidR="002720DB">
          <w:rPr>
            <w:rFonts w:ascii="Helvetica" w:hAnsi="Helvetica" w:cs="Helvetica"/>
            <w:color w:val="333333"/>
            <w:spacing w:val="3"/>
          </w:rPr>
          <w:t>odigos</w:t>
        </w:r>
        <w:proofErr w:type="spellEnd"/>
        <w:r w:rsidR="002720DB">
          <w:rPr>
            <w:rFonts w:ascii="Helvetica" w:hAnsi="Helvetica" w:cs="Helvetica"/>
            <w:color w:val="333333"/>
            <w:spacing w:val="3"/>
          </w:rPr>
          <w:t xml:space="preserve"> abiertos (</w:t>
        </w:r>
      </w:ins>
      <w:ins w:id="139" w:author="Bernardo" w:date="2019-05-30T14:58:00Z">
        <w:r>
          <w:rPr>
            <w:rFonts w:ascii="Helvetica" w:hAnsi="Helvetica" w:cs="Helvetica"/>
            <w:color w:val="333333"/>
            <w:spacing w:val="3"/>
          </w:rPr>
          <w:t xml:space="preserve">open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source</w:t>
        </w:r>
      </w:ins>
      <w:proofErr w:type="spellEnd"/>
      <w:ins w:id="140" w:author="Bernardo" w:date="2019-05-30T15:00:00Z">
        <w:r w:rsidR="002720DB">
          <w:rPr>
            <w:rFonts w:ascii="Helvetica" w:hAnsi="Helvetica" w:cs="Helvetica"/>
            <w:color w:val="333333"/>
            <w:spacing w:val="3"/>
          </w:rPr>
          <w:t>)</w:t>
        </w:r>
      </w:ins>
      <w:ins w:id="141" w:author="Bernardo" w:date="2019-05-30T14:58:00Z">
        <w:r>
          <w:rPr>
            <w:rFonts w:ascii="Helvetica" w:hAnsi="Helvetica" w:cs="Helvetica"/>
            <w:color w:val="333333"/>
            <w:spacing w:val="3"/>
          </w:rPr>
          <w:t>, </w:t>
        </w:r>
        <w:r>
          <w:rPr>
            <w:rStyle w:val="nfasis"/>
            <w:rFonts w:ascii="Helvetica" w:hAnsi="Helvetica" w:cs="Helvetica"/>
            <w:color w:val="333333"/>
            <w:spacing w:val="3"/>
          </w:rPr>
          <w:t>Python</w:t>
        </w:r>
        <w:r>
          <w:rPr>
            <w:rFonts w:ascii="Helvetica" w:hAnsi="Helvetica" w:cs="Helvetica"/>
            <w:color w:val="333333"/>
            <w:spacing w:val="3"/>
          </w:rPr>
          <w:t xml:space="preserve"> por un lado es un lenguaje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facil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de aprender flexible y de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proposito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general, generalmente el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mas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usado por ser el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mas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adaptable a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propositos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industriales, por otro lado </w:t>
        </w:r>
        <w:r>
          <w:rPr>
            <w:rStyle w:val="nfasis"/>
            <w:rFonts w:ascii="Helvetica" w:hAnsi="Helvetica" w:cs="Helvetica"/>
            <w:color w:val="333333"/>
            <w:spacing w:val="3"/>
          </w:rPr>
          <w:t>R</w:t>
        </w:r>
        <w:r>
          <w:rPr>
            <w:rFonts w:ascii="Helvetica" w:hAnsi="Helvetica" w:cs="Helvetica"/>
            <w:color w:val="333333"/>
            <w:spacing w:val="3"/>
          </w:rPr>
          <w:t xml:space="preserve"> es un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lenjuega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funcional orientado a la comunidad científica que trabaja con estadística, </w:t>
        </w:r>
        <w:r>
          <w:rPr>
            <w:rStyle w:val="nfasis"/>
            <w:rFonts w:ascii="Helvetica" w:hAnsi="Helvetica" w:cs="Helvetica"/>
            <w:color w:val="333333"/>
            <w:spacing w:val="3"/>
          </w:rPr>
          <w:t>R</w:t>
        </w:r>
        <w:r>
          <w:rPr>
            <w:rFonts w:ascii="Helvetica" w:hAnsi="Helvetica" w:cs="Helvetica"/>
            <w:color w:val="333333"/>
            <w:spacing w:val="3"/>
          </w:rPr>
          <w:t xml:space="preserve"> a diferencia de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python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tiene infinidad de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librerias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dispuesta para los científicos de datos, pero debido a su enfoque, no es tan adaptable a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propositos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industriales, sin embargo, la comunidad ha hecho intentos por mejorar esto,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librias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como </w:t>
        </w:r>
        <w:proofErr w:type="spellStart"/>
        <w:r>
          <w:rPr>
            <w:rStyle w:val="nfasis"/>
            <w:rFonts w:ascii="Helvetica" w:hAnsi="Helvetica" w:cs="Helvetica"/>
            <w:color w:val="333333"/>
            <w:spacing w:val="3"/>
          </w:rPr>
          <w:t>Shiny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 permiten crear páginas web en los cuales podemos aplicar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practicamente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todas las herramientas que nos ofrece </w:t>
        </w:r>
        <w:proofErr w:type="spellStart"/>
        <w:r>
          <w:rPr>
            <w:rStyle w:val="nfasis"/>
            <w:rFonts w:ascii="Helvetica" w:hAnsi="Helvetica" w:cs="Helvetica"/>
            <w:color w:val="333333"/>
            <w:spacing w:val="3"/>
          </w:rPr>
          <w:t>R</w:t>
        </w:r>
        <w:r>
          <w:rPr>
            <w:rFonts w:ascii="Helvetica" w:hAnsi="Helvetica" w:cs="Helvetica"/>
            <w:color w:val="333333"/>
            <w:spacing w:val="3"/>
          </w:rPr>
          <w:t>y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ofrecer resultados adecuados para los usuarios.</w:t>
        </w:r>
      </w:ins>
    </w:p>
    <w:p w:rsidR="002720DB" w:rsidRDefault="002720DB" w:rsidP="00F24FF8">
      <w:pPr>
        <w:pStyle w:val="NormalWeb"/>
        <w:shd w:val="clear" w:color="auto" w:fill="FFFFFF"/>
        <w:spacing w:before="0" w:beforeAutospacing="0" w:after="204" w:afterAutospacing="0"/>
        <w:rPr>
          <w:ins w:id="142" w:author="Bernardo" w:date="2019-05-30T15:01:00Z"/>
          <w:rFonts w:ascii="Helvetica" w:hAnsi="Helvetica" w:cs="Helvetica"/>
          <w:color w:val="333333"/>
          <w:spacing w:val="3"/>
        </w:rPr>
      </w:pPr>
      <w:ins w:id="143" w:author="Bernardo" w:date="2019-05-30T15:01:00Z">
        <w:r>
          <w:rPr>
            <w:rFonts w:ascii="Helvetica" w:hAnsi="Helvetica" w:cs="Helvetica"/>
            <w:color w:val="333333"/>
            <w:spacing w:val="3"/>
          </w:rPr>
          <w:t xml:space="preserve">Sin duda </w:t>
        </w:r>
        <w:r>
          <w:rPr>
            <w:rStyle w:val="nfasis"/>
            <w:rFonts w:ascii="Helvetica" w:hAnsi="Helvetica" w:cs="Helvetica"/>
            <w:color w:val="333333"/>
            <w:spacing w:val="3"/>
          </w:rPr>
          <w:t>Python</w:t>
        </w:r>
        <w:r>
          <w:rPr>
            <w:rFonts w:ascii="Helvetica" w:hAnsi="Helvetica" w:cs="Helvetica"/>
            <w:color w:val="333333"/>
            <w:spacing w:val="3"/>
          </w:rPr>
          <w:t> y </w:t>
        </w:r>
        <w:r>
          <w:rPr>
            <w:rStyle w:val="nfasis"/>
            <w:rFonts w:ascii="Helvetica" w:hAnsi="Helvetica" w:cs="Helvetica"/>
            <w:color w:val="333333"/>
            <w:spacing w:val="3"/>
          </w:rPr>
          <w:t>R son los favoritos</w:t>
        </w:r>
        <w:r>
          <w:rPr>
            <w:rFonts w:ascii="Helvetica" w:hAnsi="Helvetica" w:cs="Helvetica"/>
            <w:color w:val="333333"/>
            <w:spacing w:val="3"/>
          </w:rPr>
          <w:t xml:space="preserve">, por ser de </w:t>
        </w:r>
      </w:ins>
      <w:ins w:id="144" w:author="Bernardo" w:date="2019-05-30T15:02:00Z">
        <w:r>
          <w:rPr>
            <w:rFonts w:ascii="Helvetica" w:hAnsi="Helvetica" w:cs="Helvetica"/>
            <w:color w:val="333333"/>
            <w:spacing w:val="3"/>
          </w:rPr>
          <w:t>códigos abiertos</w:t>
        </w:r>
      </w:ins>
      <w:bookmarkStart w:id="145" w:name="_GoBack"/>
      <w:bookmarkEnd w:id="145"/>
    </w:p>
    <w:p w:rsidR="002720DB" w:rsidRDefault="002720DB" w:rsidP="00F24FF8">
      <w:pPr>
        <w:pStyle w:val="NormalWeb"/>
        <w:shd w:val="clear" w:color="auto" w:fill="FFFFFF"/>
        <w:spacing w:before="0" w:beforeAutospacing="0" w:after="204" w:afterAutospacing="0"/>
        <w:rPr>
          <w:ins w:id="146" w:author="Bernardo" w:date="2019-05-30T15:01:00Z"/>
          <w:rFonts w:ascii="Helvetica" w:hAnsi="Helvetica" w:cs="Helvetica"/>
          <w:color w:val="333333"/>
          <w:spacing w:val="3"/>
        </w:rPr>
      </w:pPr>
    </w:p>
    <w:p w:rsidR="002720DB" w:rsidRDefault="002720DB" w:rsidP="00F24FF8">
      <w:pPr>
        <w:pStyle w:val="NormalWeb"/>
        <w:shd w:val="clear" w:color="auto" w:fill="FFFFFF"/>
        <w:spacing w:before="0" w:beforeAutospacing="0" w:after="204" w:afterAutospacing="0"/>
        <w:rPr>
          <w:ins w:id="147" w:author="Bernardo" w:date="2019-05-30T15:01:00Z"/>
          <w:rFonts w:ascii="Helvetica" w:hAnsi="Helvetica" w:cs="Helvetica"/>
          <w:color w:val="333333"/>
          <w:spacing w:val="3"/>
        </w:rPr>
      </w:pPr>
    </w:p>
    <w:p w:rsidR="00F24FF8" w:rsidRDefault="00F24FF8" w:rsidP="00F24FF8">
      <w:pPr>
        <w:pStyle w:val="NormalWeb"/>
        <w:shd w:val="clear" w:color="auto" w:fill="FFFFFF"/>
        <w:spacing w:before="0" w:beforeAutospacing="0" w:after="204" w:afterAutospacing="0"/>
        <w:rPr>
          <w:ins w:id="148" w:author="Bernardo" w:date="2019-05-30T14:58:00Z"/>
          <w:rFonts w:ascii="Helvetica" w:hAnsi="Helvetica" w:cs="Helvetica"/>
          <w:color w:val="333333"/>
          <w:spacing w:val="3"/>
        </w:rPr>
      </w:pPr>
      <w:ins w:id="149" w:author="Bernardo" w:date="2019-05-30T14:58:00Z">
        <w:r>
          <w:rPr>
            <w:rFonts w:ascii="Helvetica" w:hAnsi="Helvetica" w:cs="Helvetica"/>
            <w:color w:val="333333"/>
            <w:spacing w:val="3"/>
          </w:rPr>
          <w:t xml:space="preserve">Todo científico de datos debe conocer estos dos lenguajes y usar dependiendo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se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sus necesidades el que mejor se adapte, por ejemplo, si el enfoque de trabajo es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mas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investigativo, divulgativo o académico se recomienda usar el lenguaje </w:t>
        </w:r>
        <w:r>
          <w:rPr>
            <w:rStyle w:val="nfasis"/>
            <w:rFonts w:ascii="Helvetica" w:hAnsi="Helvetica" w:cs="Helvetica"/>
            <w:color w:val="333333"/>
            <w:spacing w:val="3"/>
          </w:rPr>
          <w:t>R</w:t>
        </w:r>
        <w:r>
          <w:rPr>
            <w:rFonts w:ascii="Helvetica" w:hAnsi="Helvetica" w:cs="Helvetica"/>
            <w:color w:val="333333"/>
            <w:spacing w:val="3"/>
          </w:rPr>
          <w:t xml:space="preserve">, si el enfoque es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mas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empresarial, industrial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o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orientado a diseño de </w:t>
        </w:r>
        <w:proofErr w:type="gramStart"/>
        <w:r>
          <w:rPr>
            <w:rFonts w:ascii="Helvetica" w:hAnsi="Helvetica" w:cs="Helvetica"/>
            <w:color w:val="333333"/>
            <w:spacing w:val="3"/>
          </w:rPr>
          <w:t>software</w:t>
        </w:r>
        <w:proofErr w:type="gramEnd"/>
        <w:r>
          <w:rPr>
            <w:rFonts w:ascii="Helvetica" w:hAnsi="Helvetica" w:cs="Helvetica"/>
            <w:color w:val="333333"/>
            <w:spacing w:val="3"/>
          </w:rPr>
          <w:t xml:space="preserve"> que usen métodos estadísticos </w:t>
        </w:r>
        <w:r>
          <w:rPr>
            <w:rStyle w:val="nfasis"/>
            <w:rFonts w:ascii="Helvetica" w:hAnsi="Helvetica" w:cs="Helvetica"/>
            <w:color w:val="333333"/>
            <w:spacing w:val="3"/>
          </w:rPr>
          <w:t>Python</w:t>
        </w:r>
        <w:r>
          <w:rPr>
            <w:rFonts w:ascii="Helvetica" w:hAnsi="Helvetica" w:cs="Helvetica"/>
            <w:color w:val="333333"/>
            <w:spacing w:val="3"/>
          </w:rPr>
          <w:t xml:space="preserve"> es la mejor opción. Ambos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lenjuages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se pueden conseguir en la </w:t>
        </w:r>
        <w:proofErr w:type="spellStart"/>
        <w:r>
          <w:rPr>
            <w:rFonts w:ascii="Helvetica" w:hAnsi="Helvetica" w:cs="Helvetica"/>
            <w:color w:val="333333"/>
            <w:spacing w:val="3"/>
          </w:rPr>
          <w:t>siguietes</w:t>
        </w:r>
        <w:proofErr w:type="spellEnd"/>
        <w:r>
          <w:rPr>
            <w:rFonts w:ascii="Helvetica" w:hAnsi="Helvetica" w:cs="Helvetica"/>
            <w:color w:val="333333"/>
            <w:spacing w:val="3"/>
          </w:rPr>
          <w:t xml:space="preserve"> enlaces: </w:t>
        </w:r>
        <w:r>
          <w:rPr>
            <w:rFonts w:ascii="Helvetica" w:hAnsi="Helvetica" w:cs="Helvetica"/>
            <w:color w:val="333333"/>
            <w:spacing w:val="3"/>
          </w:rPr>
          <w:fldChar w:fldCharType="begin"/>
        </w:r>
        <w:r>
          <w:rPr>
            <w:rFonts w:ascii="Helvetica" w:hAnsi="Helvetica" w:cs="Helvetica"/>
            <w:color w:val="333333"/>
            <w:spacing w:val="3"/>
          </w:rPr>
          <w:instrText xml:space="preserve"> HYPERLINK "https://www.python.org" </w:instrText>
        </w:r>
        <w:r>
          <w:rPr>
            <w:rFonts w:ascii="Helvetica" w:hAnsi="Helvetica" w:cs="Helvetica"/>
            <w:color w:val="333333"/>
            <w:spacing w:val="3"/>
          </w:rPr>
          <w:fldChar w:fldCharType="separate"/>
        </w:r>
        <w:r>
          <w:rPr>
            <w:rStyle w:val="Hipervnculo"/>
            <w:rFonts w:ascii="Helvetica" w:hAnsi="Helvetica" w:cs="Helvetica"/>
            <w:color w:val="4183C4"/>
            <w:spacing w:val="3"/>
          </w:rPr>
          <w:t>https://www.python.org</w:t>
        </w:r>
        <w:r>
          <w:rPr>
            <w:rFonts w:ascii="Helvetica" w:hAnsi="Helvetica" w:cs="Helvetica"/>
            <w:color w:val="333333"/>
            <w:spacing w:val="3"/>
          </w:rPr>
          <w:fldChar w:fldCharType="end"/>
        </w:r>
        <w:r>
          <w:rPr>
            <w:rFonts w:ascii="Helvetica" w:hAnsi="Helvetica" w:cs="Helvetica"/>
            <w:color w:val="333333"/>
            <w:spacing w:val="3"/>
          </w:rPr>
          <w:t> y </w:t>
        </w:r>
        <w:r>
          <w:rPr>
            <w:rFonts w:ascii="Helvetica" w:hAnsi="Helvetica" w:cs="Helvetica"/>
            <w:color w:val="333333"/>
            <w:spacing w:val="3"/>
          </w:rPr>
          <w:fldChar w:fldCharType="begin"/>
        </w:r>
        <w:r>
          <w:rPr>
            <w:rFonts w:ascii="Helvetica" w:hAnsi="Helvetica" w:cs="Helvetica"/>
            <w:color w:val="333333"/>
            <w:spacing w:val="3"/>
          </w:rPr>
          <w:instrText xml:space="preserve"> HYPERLINK "https://www.r-project.org" </w:instrText>
        </w:r>
        <w:r>
          <w:rPr>
            <w:rFonts w:ascii="Helvetica" w:hAnsi="Helvetica" w:cs="Helvetica"/>
            <w:color w:val="333333"/>
            <w:spacing w:val="3"/>
          </w:rPr>
          <w:fldChar w:fldCharType="separate"/>
        </w:r>
        <w:r>
          <w:rPr>
            <w:rStyle w:val="Hipervnculo"/>
            <w:rFonts w:ascii="Helvetica" w:hAnsi="Helvetica" w:cs="Helvetica"/>
            <w:color w:val="4183C4"/>
            <w:spacing w:val="3"/>
          </w:rPr>
          <w:t>https://www.r-project.org</w:t>
        </w:r>
        <w:r>
          <w:rPr>
            <w:rFonts w:ascii="Helvetica" w:hAnsi="Helvetica" w:cs="Helvetica"/>
            <w:color w:val="333333"/>
            <w:spacing w:val="3"/>
          </w:rPr>
          <w:fldChar w:fldCharType="end"/>
        </w:r>
      </w:ins>
    </w:p>
    <w:p w:rsidR="002145D4" w:rsidRPr="00B3328E" w:rsidRDefault="002145D4" w:rsidP="002145D4">
      <w:pPr>
        <w:jc w:val="both"/>
      </w:pPr>
    </w:p>
    <w:sectPr w:rsidR="002145D4" w:rsidRPr="00B332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3E71F2"/>
    <w:multiLevelType w:val="hybridMultilevel"/>
    <w:tmpl w:val="38EAF2E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Bernardo">
    <w15:presenceInfo w15:providerId="None" w15:userId="Bernar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28E"/>
    <w:rsid w:val="00015DB9"/>
    <w:rsid w:val="000B1C30"/>
    <w:rsid w:val="000F6378"/>
    <w:rsid w:val="00110A74"/>
    <w:rsid w:val="00111324"/>
    <w:rsid w:val="00124ADB"/>
    <w:rsid w:val="002145D4"/>
    <w:rsid w:val="0023645D"/>
    <w:rsid w:val="002720DB"/>
    <w:rsid w:val="00417168"/>
    <w:rsid w:val="004A3165"/>
    <w:rsid w:val="00577DE6"/>
    <w:rsid w:val="00660CEF"/>
    <w:rsid w:val="006B4AD5"/>
    <w:rsid w:val="006C58F7"/>
    <w:rsid w:val="006F2F2B"/>
    <w:rsid w:val="007775DE"/>
    <w:rsid w:val="007F70BB"/>
    <w:rsid w:val="00883F81"/>
    <w:rsid w:val="009907CF"/>
    <w:rsid w:val="00B3328E"/>
    <w:rsid w:val="00BE2C3F"/>
    <w:rsid w:val="00CD28F5"/>
    <w:rsid w:val="00D8726D"/>
    <w:rsid w:val="00D973CE"/>
    <w:rsid w:val="00DA5EF8"/>
    <w:rsid w:val="00DF2000"/>
    <w:rsid w:val="00E00D0D"/>
    <w:rsid w:val="00E33F27"/>
    <w:rsid w:val="00F24FF8"/>
    <w:rsid w:val="00F96090"/>
    <w:rsid w:val="00FF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EA2AE83-5AE0-42C0-B755-8328ADE9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E2C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328E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7F70BB"/>
  </w:style>
  <w:style w:type="character" w:styleId="CdigoHTML">
    <w:name w:val="HTML Code"/>
    <w:basedOn w:val="Fuentedeprrafopredeter"/>
    <w:uiPriority w:val="99"/>
    <w:semiHidden/>
    <w:unhideWhenUsed/>
    <w:rsid w:val="007F70BB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BE2C3F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6C58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24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nfasis">
    <w:name w:val="Emphasis"/>
    <w:basedOn w:val="Fuentedeprrafopredeter"/>
    <w:uiPriority w:val="20"/>
    <w:qFormat/>
    <w:rsid w:val="00F24FF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F24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962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</dc:creator>
  <cp:keywords/>
  <dc:description/>
  <cp:lastModifiedBy>Bernardo</cp:lastModifiedBy>
  <cp:revision>2</cp:revision>
  <dcterms:created xsi:type="dcterms:W3CDTF">2019-05-30T19:05:00Z</dcterms:created>
  <dcterms:modified xsi:type="dcterms:W3CDTF">2019-05-30T19:05:00Z</dcterms:modified>
</cp:coreProperties>
</file>